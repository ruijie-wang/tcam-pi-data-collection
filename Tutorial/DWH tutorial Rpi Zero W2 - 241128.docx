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CD1C9" w14:textId="478A453F" w:rsidR="00ED613B" w:rsidRDefault="00AD6739">
      <w:r>
        <w:t>Install Raspberry Pi OS, 64-bit for Pi4B or Pi Zero W2</w:t>
      </w:r>
    </w:p>
    <w:p w14:paraId="7B884E35" w14:textId="366C0E83" w:rsidR="00AD6739" w:rsidRDefault="00AD6739">
      <w:r>
        <w:t xml:space="preserve">SSH to </w:t>
      </w:r>
      <w:proofErr w:type="spellStart"/>
      <w:r>
        <w:t>rpi</w:t>
      </w:r>
      <w:proofErr w:type="spellEnd"/>
      <w:r w:rsidR="00CF5CA8">
        <w:t xml:space="preserve"> (</w:t>
      </w:r>
      <w:hyperlink r:id="rId8" w:history="1">
        <w:r w:rsidR="00CF5CA8" w:rsidRPr="00C474BF">
          <w:rPr>
            <w:rStyle w:val="Hyperlink"/>
          </w:rPr>
          <w:t>username@ip.ad.dr.ess</w:t>
        </w:r>
      </w:hyperlink>
      <w:r w:rsidR="00CF5CA8">
        <w:t>) then enter password</w:t>
      </w:r>
    </w:p>
    <w:p w14:paraId="3B7E58F4" w14:textId="582B62A7" w:rsidR="00CF5CA8" w:rsidRDefault="00F373D3">
      <w:r>
        <w:t xml:space="preserve">Follow instructions to install </w:t>
      </w:r>
      <w:proofErr w:type="spellStart"/>
      <w:r>
        <w:t>rpi</w:t>
      </w:r>
      <w:proofErr w:type="spellEnd"/>
      <w:r>
        <w:t xml:space="preserve">-connect at: </w:t>
      </w:r>
      <w:hyperlink r:id="rId9" w:anchor="install-connect" w:history="1">
        <w:r w:rsidRPr="00C474BF">
          <w:rPr>
            <w:rStyle w:val="Hyperlink"/>
          </w:rPr>
          <w:t>https://www.raspberrypi.com/documentation/services/connect.html#install-connect</w:t>
        </w:r>
      </w:hyperlink>
    </w:p>
    <w:p w14:paraId="618368F0" w14:textId="281524AB" w:rsidR="00F373D3" w:rsidRDefault="00715B37">
      <w:r>
        <w:t>This works fine, but I think connecting over SSH will be just fine</w:t>
      </w:r>
      <w:r w:rsidR="007D582B">
        <w:t xml:space="preserve">, and </w:t>
      </w:r>
      <w:proofErr w:type="spellStart"/>
      <w:r w:rsidR="007D582B">
        <w:t>rpi</w:t>
      </w:r>
      <w:proofErr w:type="spellEnd"/>
      <w:r w:rsidR="007D582B">
        <w:t>-connect allows an SSH connection as well as screen sharing.</w:t>
      </w:r>
    </w:p>
    <w:p w14:paraId="1BF902F1" w14:textId="4707D138" w:rsidR="007D582B" w:rsidRDefault="007D582B">
      <w:proofErr w:type="spellStart"/>
      <w:r>
        <w:t>rpi</w:t>
      </w:r>
      <w:proofErr w:type="spellEnd"/>
      <w:r>
        <w:t>-connect on</w:t>
      </w:r>
    </w:p>
    <w:p w14:paraId="14C280FB" w14:textId="6202382E" w:rsidR="007D582B" w:rsidRDefault="007D582B">
      <w:r>
        <w:t xml:space="preserve">Use this command to enable it, probably should go into the bootup </w:t>
      </w:r>
      <w:r w:rsidR="002D0AD2">
        <w:t>script</w:t>
      </w:r>
    </w:p>
    <w:p w14:paraId="43AB3670" w14:textId="3E778201" w:rsidR="002D0AD2" w:rsidRDefault="00443D06">
      <w:ins w:id="0" w:author="Microsoft Word" w:date="2024-11-28T14:38:00Z" w16du:dateUtc="2024-11-28T19:38:00Z">
        <w:r>
          <w:t>The Pi Zero W2 seems to draw 0.12 to 0.</w:t>
        </w:r>
        <w:r w:rsidR="00056D6B">
          <w:t>15</w:t>
        </w:r>
      </w:ins>
      <w:r w:rsidR="00BA7C0D">
        <w:t xml:space="preserve">A just sitting at idle, will need to see what it draws when connected to the </w:t>
      </w:r>
      <w:proofErr w:type="spellStart"/>
      <w:r w:rsidR="00BA7C0D">
        <w:t>tcam</w:t>
      </w:r>
      <w:proofErr w:type="spellEnd"/>
      <w:r w:rsidR="00BA7C0D">
        <w:t>-mini</w:t>
      </w:r>
    </w:p>
    <w:p w14:paraId="7BBA60A1" w14:textId="77777777" w:rsidR="00C07C9C" w:rsidRDefault="00C07C9C"/>
    <w:p w14:paraId="54CE7BD5" w14:textId="77777777" w:rsidR="00AA031F" w:rsidRDefault="00AA031F"/>
    <w:p w14:paraId="6F55AE0B" w14:textId="7721ECCD" w:rsidR="00AA031F" w:rsidRDefault="00AA031F">
      <w:r>
        <w:t xml:space="preserve">Making it automatically start </w:t>
      </w:r>
      <w:proofErr w:type="spellStart"/>
      <w:proofErr w:type="gramStart"/>
      <w:r>
        <w:t>rpi</w:t>
      </w:r>
      <w:proofErr w:type="spellEnd"/>
      <w:r>
        <w:t>-connect</w:t>
      </w:r>
      <w:proofErr w:type="gramEnd"/>
      <w:r>
        <w:t xml:space="preserve"> on:</w:t>
      </w:r>
    </w:p>
    <w:p w14:paraId="5563FBA9" w14:textId="77777777" w:rsidR="00FA6B5A" w:rsidRPr="00FA6B5A" w:rsidRDefault="00FA6B5A" w:rsidP="00FA6B5A">
      <w:r w:rsidRPr="00FA6B5A">
        <w:t>Key steps:</w:t>
      </w:r>
    </w:p>
    <w:p w14:paraId="77BA588F" w14:textId="77777777" w:rsidR="00FA6B5A" w:rsidRPr="00FA6B5A" w:rsidRDefault="00FA6B5A" w:rsidP="00FA6B5A">
      <w:pPr>
        <w:numPr>
          <w:ilvl w:val="0"/>
          <w:numId w:val="2"/>
        </w:numPr>
      </w:pPr>
      <w:r w:rsidRPr="00FA6B5A">
        <w:rPr>
          <w:b/>
          <w:bCs/>
        </w:rPr>
        <w:t>Enable auto-login:</w:t>
      </w:r>
    </w:p>
    <w:p w14:paraId="42E461CE" w14:textId="77777777" w:rsidR="00FA6B5A" w:rsidRPr="00FA6B5A" w:rsidRDefault="00FA6B5A" w:rsidP="00FA6B5A">
      <w:pPr>
        <w:numPr>
          <w:ilvl w:val="1"/>
          <w:numId w:val="3"/>
        </w:numPr>
      </w:pPr>
      <w:r w:rsidRPr="00FA6B5A">
        <w:t>Access the Raspberry Pi configuration tool (</w:t>
      </w:r>
      <w:proofErr w:type="spellStart"/>
      <w:r w:rsidRPr="00FA6B5A">
        <w:t>raspi</w:t>
      </w:r>
      <w:proofErr w:type="spellEnd"/>
      <w:r w:rsidRPr="00FA6B5A">
        <w:t>-config). </w:t>
      </w:r>
    </w:p>
    <w:p w14:paraId="4E88FF6A" w14:textId="77777777" w:rsidR="00FA6B5A" w:rsidRPr="00FA6B5A" w:rsidRDefault="00FA6B5A" w:rsidP="00FA6B5A">
      <w:pPr>
        <w:numPr>
          <w:ilvl w:val="1"/>
          <w:numId w:val="4"/>
        </w:numPr>
      </w:pPr>
      <w:r w:rsidRPr="00FA6B5A">
        <w:t>Navigate to "System Options" &gt; "Boot/Auto Login". </w:t>
      </w:r>
    </w:p>
    <w:p w14:paraId="78BB6EB4" w14:textId="77777777" w:rsidR="00FA6B5A" w:rsidRPr="00FA6B5A" w:rsidRDefault="00FA6B5A" w:rsidP="00FA6B5A">
      <w:pPr>
        <w:numPr>
          <w:ilvl w:val="1"/>
          <w:numId w:val="5"/>
        </w:numPr>
      </w:pPr>
      <w:r w:rsidRPr="00FA6B5A">
        <w:t>Select "Desktop Autologin" and choose the desired user (usually "pi"). </w:t>
      </w:r>
    </w:p>
    <w:p w14:paraId="4992F07E" w14:textId="77777777" w:rsidR="00FA6B5A" w:rsidRPr="00FA6B5A" w:rsidRDefault="00FA6B5A" w:rsidP="00FA6B5A">
      <w:pPr>
        <w:numPr>
          <w:ilvl w:val="0"/>
          <w:numId w:val="2"/>
        </w:numPr>
      </w:pPr>
      <w:r w:rsidRPr="00FA6B5A">
        <w:rPr>
          <w:b/>
          <w:bCs/>
        </w:rPr>
        <w:t>Create a startup script:</w:t>
      </w:r>
    </w:p>
    <w:p w14:paraId="2520EA6A" w14:textId="77777777" w:rsidR="00FA6B5A" w:rsidRPr="00FA6B5A" w:rsidRDefault="00FA6B5A" w:rsidP="00FA6B5A">
      <w:pPr>
        <w:numPr>
          <w:ilvl w:val="1"/>
          <w:numId w:val="6"/>
        </w:numPr>
      </w:pPr>
      <w:r w:rsidRPr="00FA6B5A">
        <w:t>Using /</w:t>
      </w:r>
      <w:proofErr w:type="spellStart"/>
      <w:r w:rsidRPr="00FA6B5A">
        <w:t>etc</w:t>
      </w:r>
      <w:proofErr w:type="spellEnd"/>
      <w:r w:rsidRPr="00FA6B5A">
        <w:t>/</w:t>
      </w:r>
      <w:proofErr w:type="spellStart"/>
      <w:r w:rsidRPr="00FA6B5A">
        <w:t>rc.local</w:t>
      </w:r>
      <w:proofErr w:type="spellEnd"/>
      <w:r w:rsidRPr="00FA6B5A">
        <w:t>:</w:t>
      </w:r>
    </w:p>
    <w:p w14:paraId="7ACDB9C6" w14:textId="77777777" w:rsidR="00FA6B5A" w:rsidRPr="00FA6B5A" w:rsidRDefault="00FA6B5A" w:rsidP="00FA6B5A">
      <w:pPr>
        <w:numPr>
          <w:ilvl w:val="2"/>
          <w:numId w:val="7"/>
        </w:numPr>
      </w:pPr>
      <w:r w:rsidRPr="00FA6B5A">
        <w:t>Open the /</w:t>
      </w:r>
      <w:proofErr w:type="spellStart"/>
      <w:r w:rsidRPr="00FA6B5A">
        <w:t>etc</w:t>
      </w:r>
      <w:proofErr w:type="spellEnd"/>
      <w:r w:rsidRPr="00FA6B5A">
        <w:t>/</w:t>
      </w:r>
      <w:proofErr w:type="spellStart"/>
      <w:r w:rsidRPr="00FA6B5A">
        <w:t>rc.local</w:t>
      </w:r>
      <w:proofErr w:type="spellEnd"/>
      <w:r w:rsidRPr="00FA6B5A">
        <w:t> file with a text editor (e.g., </w:t>
      </w:r>
      <w:proofErr w:type="spellStart"/>
      <w:r w:rsidRPr="00FA6B5A">
        <w:t>sudo</w:t>
      </w:r>
      <w:proofErr w:type="spellEnd"/>
      <w:r w:rsidRPr="00FA6B5A">
        <w:t xml:space="preserve"> nano /</w:t>
      </w:r>
      <w:proofErr w:type="spellStart"/>
      <w:r w:rsidRPr="00FA6B5A">
        <w:t>etc</w:t>
      </w:r>
      <w:proofErr w:type="spellEnd"/>
      <w:r w:rsidRPr="00FA6B5A">
        <w:t>/</w:t>
      </w:r>
      <w:proofErr w:type="spellStart"/>
      <w:r w:rsidRPr="00FA6B5A">
        <w:t>rc.local</w:t>
      </w:r>
      <w:proofErr w:type="spellEnd"/>
      <w:r w:rsidRPr="00FA6B5A">
        <w:t>)</w:t>
      </w:r>
    </w:p>
    <w:p w14:paraId="415CD5E5" w14:textId="77777777" w:rsidR="00FA6B5A" w:rsidRPr="00FA6B5A" w:rsidRDefault="00FA6B5A" w:rsidP="00FA6B5A">
      <w:pPr>
        <w:numPr>
          <w:ilvl w:val="2"/>
          <w:numId w:val="8"/>
        </w:numPr>
      </w:pPr>
      <w:r w:rsidRPr="00FA6B5A">
        <w:t>Add the line: </w:t>
      </w:r>
      <w:proofErr w:type="spellStart"/>
      <w:r w:rsidRPr="00FA6B5A">
        <w:t>rpi</w:t>
      </w:r>
      <w:proofErr w:type="spellEnd"/>
      <w:r w:rsidRPr="00FA6B5A">
        <w:t>-connect &amp; (the ampersand ensures the command runs in the background) </w:t>
      </w:r>
    </w:p>
    <w:p w14:paraId="21867A80" w14:textId="77777777" w:rsidR="00FA6B5A" w:rsidRPr="00FA6B5A" w:rsidRDefault="00FA6B5A" w:rsidP="00FA6B5A">
      <w:pPr>
        <w:numPr>
          <w:ilvl w:val="2"/>
          <w:numId w:val="9"/>
        </w:numPr>
      </w:pPr>
      <w:r w:rsidRPr="00FA6B5A">
        <w:t>Save the file and reboot your Raspberry Pi. </w:t>
      </w:r>
    </w:p>
    <w:p w14:paraId="20426214" w14:textId="77777777" w:rsidR="00AA031F" w:rsidRDefault="00AA031F"/>
    <w:p w14:paraId="5917D25B" w14:textId="34019689" w:rsidR="00C07C9C" w:rsidRDefault="00C07C9C">
      <w:r>
        <w:t xml:space="preserve">I ran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raspi</w:t>
      </w:r>
      <w:proofErr w:type="spellEnd"/>
      <w:r>
        <w:t>-config</w:t>
      </w:r>
    </w:p>
    <w:p w14:paraId="513D882B" w14:textId="534F9071" w:rsidR="00C07C9C" w:rsidRDefault="00C07C9C">
      <w:r>
        <w:t>System Options&gt;</w:t>
      </w:r>
      <w:r w:rsidR="00AA031F">
        <w:t xml:space="preserve">Boot Auto Login&gt; </w:t>
      </w:r>
      <w:r w:rsidR="00AA031F" w:rsidRPr="00FA6B5A">
        <w:rPr>
          <w:b/>
          <w:bCs/>
        </w:rPr>
        <w:t>select option B2, text console autologin</w:t>
      </w:r>
    </w:p>
    <w:p w14:paraId="76987E96" w14:textId="45CFD078" w:rsidR="00AA031F" w:rsidRDefault="00AA031F" w:rsidP="00AA031F">
      <w:pPr>
        <w:pStyle w:val="ListParagraph"/>
        <w:numPr>
          <w:ilvl w:val="0"/>
          <w:numId w:val="1"/>
        </w:numPr>
      </w:pPr>
      <w:r>
        <w:t>I tried the B4 desktop autologin GUI option, but it draws &gt; 2x more power when running, so just use the text console autologin</w:t>
      </w:r>
    </w:p>
    <w:p w14:paraId="769A9A21" w14:textId="77777777" w:rsidR="00AA031F" w:rsidRDefault="00AA031F" w:rsidP="00AA031F"/>
    <w:p w14:paraId="1F8EA63B" w14:textId="785277B1" w:rsidR="00BA7C0D" w:rsidRPr="006A5050" w:rsidRDefault="00E548FB">
      <w:pPr>
        <w:rPr>
          <w:b/>
          <w:bCs/>
          <w:u w:val="single"/>
        </w:rPr>
      </w:pPr>
      <w:r w:rsidRPr="006A5050">
        <w:rPr>
          <w:b/>
          <w:bCs/>
          <w:u w:val="single"/>
        </w:rPr>
        <w:lastRenderedPageBreak/>
        <w:t>Power saving stuff:</w:t>
      </w:r>
    </w:p>
    <w:p w14:paraId="77EF1B25" w14:textId="12E6DAAF" w:rsidR="00E548FB" w:rsidRDefault="00E548FB">
      <w:r>
        <w:t xml:space="preserve">Sudo </w:t>
      </w:r>
      <w:proofErr w:type="spellStart"/>
      <w:r>
        <w:t>raspi</w:t>
      </w:r>
      <w:proofErr w:type="spellEnd"/>
      <w:r>
        <w:t>-config</w:t>
      </w:r>
    </w:p>
    <w:p w14:paraId="2D48F3BD" w14:textId="3837735C" w:rsidR="00E548FB" w:rsidRDefault="00E548FB">
      <w:r>
        <w:t>2. Display Options&gt;</w:t>
      </w:r>
      <w:r w:rsidR="00063672">
        <w:t>D4 Composite turns off HDMI, not sure if it saves much</w:t>
      </w:r>
      <w:r w:rsidR="007C1CEA">
        <w:t>, but maybe 20mA</w:t>
      </w:r>
      <w:r w:rsidR="006A5050">
        <w:t xml:space="preserve"> (0.02A)</w:t>
      </w:r>
    </w:p>
    <w:p w14:paraId="479D2710" w14:textId="77777777" w:rsidR="006A5050" w:rsidRDefault="006A5050"/>
    <w:p w14:paraId="0F23B8B8" w14:textId="77777777" w:rsidR="006A5050" w:rsidRDefault="006A5050"/>
    <w:p w14:paraId="27D9213F" w14:textId="1CED9CC3" w:rsidR="00063672" w:rsidRDefault="003B4C6A">
      <w:r>
        <w:t xml:space="preserve">Sudo </w:t>
      </w:r>
      <w:proofErr w:type="spellStart"/>
      <w:r>
        <w:t>rfkill</w:t>
      </w:r>
      <w:proofErr w:type="spellEnd"/>
      <w:r>
        <w:t xml:space="preserve"> block 0 </w:t>
      </w:r>
      <w:r w:rsidR="0088417F">
        <w:t xml:space="preserve">                  this blocks Bluetooth, but I don’t see a big difference in power draw</w:t>
      </w:r>
    </w:p>
    <w:p w14:paraId="3B16D614" w14:textId="77777777" w:rsidR="0088417F" w:rsidRDefault="0088417F"/>
    <w:sectPr w:rsidR="00884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306F"/>
    <w:multiLevelType w:val="multilevel"/>
    <w:tmpl w:val="8DD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12759"/>
    <w:multiLevelType w:val="hybridMultilevel"/>
    <w:tmpl w:val="96FA83E8"/>
    <w:lvl w:ilvl="0" w:tplc="025A92E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8947113">
    <w:abstractNumId w:val="1"/>
  </w:num>
  <w:num w:numId="2" w16cid:durableId="94832210">
    <w:abstractNumId w:val="0"/>
  </w:num>
  <w:num w:numId="3" w16cid:durableId="9690942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113045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539053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583624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03477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107144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415257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41"/>
    <w:rsid w:val="00056D6B"/>
    <w:rsid w:val="00063672"/>
    <w:rsid w:val="0006718A"/>
    <w:rsid w:val="00167E5C"/>
    <w:rsid w:val="00295C1E"/>
    <w:rsid w:val="002D0AD2"/>
    <w:rsid w:val="003B4C6A"/>
    <w:rsid w:val="003F2A5C"/>
    <w:rsid w:val="00443D06"/>
    <w:rsid w:val="006A5050"/>
    <w:rsid w:val="006B156F"/>
    <w:rsid w:val="00715B37"/>
    <w:rsid w:val="007C1CEA"/>
    <w:rsid w:val="007D582B"/>
    <w:rsid w:val="0088417F"/>
    <w:rsid w:val="00A86741"/>
    <w:rsid w:val="00AA031F"/>
    <w:rsid w:val="00AD6739"/>
    <w:rsid w:val="00BA7C0D"/>
    <w:rsid w:val="00C07C9C"/>
    <w:rsid w:val="00CF5CA8"/>
    <w:rsid w:val="00D95494"/>
    <w:rsid w:val="00E548FB"/>
    <w:rsid w:val="00ED613B"/>
    <w:rsid w:val="00F373D3"/>
    <w:rsid w:val="00FA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4A74"/>
  <w15:chartTrackingRefBased/>
  <w15:docId w15:val="{C5B4B33B-BEE1-41E1-B6D4-6D94C049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9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50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604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5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131182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4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4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19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925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78823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3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9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55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name@ip.ad.dr.es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spberrypi.com/documentation/services/conn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c997c0-78d3-4013-be88-0181b03f673a" xsi:nil="true"/>
    <lcf76f155ced4ddcb4097134ff3c332f xmlns="0cd5ead3-1a99-4c6a-a213-d6b1005ec8c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CB77592C0D3949A4358AEC2B7CD18B" ma:contentTypeVersion="13" ma:contentTypeDescription="Create a new document." ma:contentTypeScope="" ma:versionID="6d88fd905a65d3b56d8ddfb6c93ae245">
  <xsd:schema xmlns:xsd="http://www.w3.org/2001/XMLSchema" xmlns:xs="http://www.w3.org/2001/XMLSchema" xmlns:p="http://schemas.microsoft.com/office/2006/metadata/properties" xmlns:ns2="0cd5ead3-1a99-4c6a-a213-d6b1005ec8c2" xmlns:ns3="a5c997c0-78d3-4013-be88-0181b03f673a" targetNamespace="http://schemas.microsoft.com/office/2006/metadata/properties" ma:root="true" ma:fieldsID="ef2863e65f60f0fa444b013c60899e93" ns2:_="" ns3:_="">
    <xsd:import namespace="0cd5ead3-1a99-4c6a-a213-d6b1005ec8c2"/>
    <xsd:import namespace="a5c997c0-78d3-4013-be88-0181b03f67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5ead3-1a99-4c6a-a213-d6b1005ec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997c0-78d3-4013-be88-0181b03f673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1ba4b-5bf7-4e55-8537-f3e4a77e5459}" ma:internalName="TaxCatchAll" ma:showField="CatchAllData" ma:web="a5c997c0-78d3-4013-be88-0181b03f67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F370CD-2F12-477B-9E00-A03932667FE1}">
  <ds:schemaRefs>
    <ds:schemaRef ds:uri="http://schemas.microsoft.com/office/2006/metadata/properties"/>
    <ds:schemaRef ds:uri="http://schemas.microsoft.com/office/infopath/2007/PartnerControls"/>
    <ds:schemaRef ds:uri="a5c997c0-78d3-4013-be88-0181b03f673a"/>
    <ds:schemaRef ds:uri="0cd5ead3-1a99-4c6a-a213-d6b1005ec8c2"/>
  </ds:schemaRefs>
</ds:datastoreItem>
</file>

<file path=customXml/itemProps2.xml><?xml version="1.0" encoding="utf-8"?>
<ds:datastoreItem xmlns:ds="http://schemas.openxmlformats.org/officeDocument/2006/customXml" ds:itemID="{08855F58-81CB-49B3-8120-29F835C81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5ead3-1a99-4c6a-a213-d6b1005ec8c2"/>
    <ds:schemaRef ds:uri="a5c997c0-78d3-4013-be88-0181b03f67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43178A-FAAD-4700-B7C7-933351320F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Dan</dc:creator>
  <cp:keywords/>
  <dc:description/>
  <cp:lastModifiedBy>Hofstetter, Dan</cp:lastModifiedBy>
  <cp:revision>19</cp:revision>
  <dcterms:created xsi:type="dcterms:W3CDTF">2024-11-28T19:00:00Z</dcterms:created>
  <dcterms:modified xsi:type="dcterms:W3CDTF">2024-11-28T20:13:00Z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0x010100ECCB77592C0D3949A4358AEC2B7CD18B</vt:lpwstr>
  </property>
  <property fmtid="{D5CDD505-2E9C-101B-9397-08002B2CF9AE}" pid="3" name="MediaServiceImageTags">
    <vt:lpwstr/>
  </property>
</Properties>
</file>